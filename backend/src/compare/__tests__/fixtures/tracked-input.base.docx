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Prior Author" w:date="2025-01-01T00:00:00Z">
        <w:r>
          <w:t xml:space="preserve">New </w:t>
        </w:r>
      </w:ins>
      <w:del w:id="2" w:author="Prior Author" w:date="2025-01-01T00:00:00Z">
        <w:r>
          <w:delText xml:space="preserve">Old </w:delText>
        </w:r>
      </w:del>
      <w:r>
        <w:t xml:space="preserve">tail</w:t>
      </w:r>
    </w:p>
    <w:p>
      <w:r>
        <w:t xml:space="preserve">Second paragraph.</w:t>
      </w:r>
    </w:p>
    <w:sectPr/>
  </w:body>
</w:document>
</file>